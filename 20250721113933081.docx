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B28D62">
      <w:pPr>
        <w:keepNext w:val="0"/>
        <w:keepLines w:val="0"/>
        <w:widowControl/>
        <w:suppressLineNumbers w:val="0"/>
        <w:spacing w:line="560" w:lineRule="exact"/>
        <w:jc w:val="left"/>
        <w:textAlignment w:val="center"/>
        <w:rPr>
          <w:rFonts w:hint="default" w:ascii="仿宋_GB2312" w:hAnsi="仿宋_GB2312" w:eastAsia="仿宋_GB2312" w:cs="仿宋_GB2312"/>
          <w:b w:val="0"/>
          <w:bCs/>
          <w:i w:val="0"/>
          <w:color w:val="000000"/>
          <w:kern w:val="0"/>
          <w:sz w:val="32"/>
          <w:szCs w:val="32"/>
          <w:u w:val="none"/>
          <w:lang w:val="en-US" w:eastAsia="zh-CN" w:bidi="ar"/>
        </w:rPr>
      </w:pPr>
      <w:r>
        <w:rPr>
          <w:rFonts w:hint="eastAsia" w:ascii="仿宋_GB2312" w:hAnsi="仿宋_GB2312" w:eastAsia="仿宋_GB2312" w:cs="仿宋_GB2312"/>
          <w:b w:val="0"/>
          <w:bCs/>
          <w:i w:val="0"/>
          <w:color w:val="000000"/>
          <w:kern w:val="0"/>
          <w:sz w:val="32"/>
          <w:szCs w:val="32"/>
          <w:u w:val="none"/>
          <w:lang w:val="en-US" w:eastAsia="zh-CN" w:bidi="ar"/>
        </w:rPr>
        <w:t>附件3</w:t>
      </w:r>
    </w:p>
    <w:p w14:paraId="26AC8EDD">
      <w:pPr>
        <w:keepNext w:val="0"/>
        <w:keepLines w:val="0"/>
        <w:widowControl/>
        <w:suppressLineNumbers w:val="0"/>
        <w:spacing w:line="560" w:lineRule="exact"/>
        <w:jc w:val="center"/>
        <w:textAlignment w:val="center"/>
        <w:rPr>
          <w:rFonts w:hint="eastAsia" w:ascii="宋体" w:hAnsi="宋体" w:eastAsia="宋体" w:cs="宋体"/>
          <w:b/>
          <w:i w:val="0"/>
          <w:color w:val="000000"/>
          <w:kern w:val="0"/>
          <w:sz w:val="40"/>
          <w:szCs w:val="40"/>
          <w:u w:val="none"/>
          <w:lang w:val="en-US" w:eastAsia="zh-CN" w:bidi="ar"/>
        </w:rPr>
      </w:pPr>
      <w:r>
        <w:rPr>
          <w:rFonts w:hint="eastAsia" w:ascii="宋体" w:hAnsi="宋体" w:eastAsia="宋体" w:cs="宋体"/>
          <w:b/>
          <w:i w:val="0"/>
          <w:color w:val="000000"/>
          <w:kern w:val="0"/>
          <w:sz w:val="40"/>
          <w:szCs w:val="40"/>
          <w:u w:val="none"/>
          <w:lang w:val="en-US" w:eastAsia="zh-CN" w:bidi="ar"/>
        </w:rPr>
        <w:t>就业</w:t>
      </w:r>
      <w:r>
        <w:rPr>
          <w:rFonts w:hint="eastAsia" w:ascii="宋体" w:hAnsi="宋体" w:eastAsia="宋体" w:cs="宋体"/>
          <w:b/>
          <w:i w:val="0"/>
          <w:color w:val="000000"/>
          <w:kern w:val="0"/>
          <w:sz w:val="40"/>
          <w:szCs w:val="40"/>
          <w:u w:val="none"/>
          <w:lang w:val="en-US" w:eastAsia="zh-CN" w:bidi="ar"/>
        </w:rPr>
        <w:t>质量跟踪调查</w:t>
      </w:r>
      <w:r>
        <w:rPr>
          <w:rFonts w:hint="eastAsia" w:ascii="宋体" w:hAnsi="宋体" w:eastAsia="宋体" w:cs="宋体"/>
          <w:b/>
          <w:i w:val="0"/>
          <w:color w:val="000000"/>
          <w:kern w:val="0"/>
          <w:sz w:val="40"/>
          <w:szCs w:val="40"/>
          <w:u w:val="none"/>
          <w:lang w:val="en-US" w:eastAsia="zh-CN" w:bidi="ar"/>
        </w:rPr>
        <w:t>抽样专业汇总表</w:t>
      </w:r>
    </w:p>
    <w:p w14:paraId="7FED2E13">
      <w:pPr>
        <w:keepNext w:val="0"/>
        <w:keepLines w:val="0"/>
        <w:widowControl/>
        <w:suppressLineNumbers w:val="0"/>
        <w:spacing w:line="560" w:lineRule="exact"/>
        <w:jc w:val="left"/>
        <w:textAlignment w:val="center"/>
        <w:rPr>
          <w:rFonts w:hint="eastAsia" w:ascii="宋体" w:hAnsi="宋体" w:eastAsia="宋体" w:cs="宋体"/>
          <w:b/>
          <w:i w:val="0"/>
          <w:color w:val="000000"/>
          <w:kern w:val="0"/>
          <w:sz w:val="40"/>
          <w:szCs w:val="40"/>
          <w:u w:val="none"/>
          <w:lang w:val="en-US" w:eastAsia="zh-CN" w:bidi="ar"/>
        </w:rPr>
      </w:pPr>
      <w:r>
        <w:rPr>
          <w:rFonts w:hint="eastAsia" w:ascii="仿宋" w:hAnsi="仿宋" w:eastAsia="仿宋" w:cs="仿宋"/>
          <w:b w:val="0"/>
          <w:bCs w:val="0"/>
          <w:i w:val="0"/>
          <w:color w:val="000000"/>
          <w:kern w:val="0"/>
          <w:sz w:val="28"/>
          <w:szCs w:val="28"/>
          <w:u w:val="none"/>
          <w:lang w:val="en-US" w:eastAsia="zh-CN" w:bidi="ar"/>
        </w:rPr>
        <w:t>院校名称：</w:t>
      </w:r>
    </w:p>
    <w:tbl>
      <w:tblPr>
        <w:tblStyle w:val="2"/>
        <w:tblW w:w="885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59"/>
        <w:gridCol w:w="1959"/>
        <w:gridCol w:w="3122"/>
        <w:gridCol w:w="1112"/>
        <w:gridCol w:w="1100"/>
        <w:gridCol w:w="1100"/>
      </w:tblGrid>
      <w:tr w14:paraId="62C72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79" w:hRule="atLeast"/>
        </w:trPr>
        <w:tc>
          <w:tcPr>
            <w:tcW w:w="45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D8D3637">
            <w:pPr>
              <w:keepNext w:val="0"/>
              <w:keepLines w:val="0"/>
              <w:widowControl/>
              <w:suppressLineNumbers w:val="0"/>
              <w:spacing w:line="560" w:lineRule="exact"/>
              <w:jc w:val="center"/>
              <w:textAlignment w:val="center"/>
              <w:rPr>
                <w:rFonts w:hint="eastAsia" w:ascii="仿宋" w:hAnsi="仿宋" w:eastAsia="仿宋" w:cs="仿宋"/>
                <w:b w:val="0"/>
                <w:bCs/>
                <w:i w:val="0"/>
                <w:color w:val="000000"/>
                <w:sz w:val="24"/>
                <w:szCs w:val="24"/>
                <w:u w:val="none"/>
              </w:rPr>
            </w:pPr>
            <w:r>
              <w:rPr>
                <w:rFonts w:hint="eastAsia" w:ascii="仿宋" w:hAnsi="仿宋" w:eastAsia="仿宋" w:cs="仿宋"/>
                <w:b w:val="0"/>
                <w:bCs/>
                <w:i w:val="0"/>
                <w:color w:val="000000"/>
                <w:kern w:val="0"/>
                <w:sz w:val="24"/>
                <w:szCs w:val="24"/>
                <w:u w:val="none"/>
                <w:lang w:val="en-US" w:eastAsia="zh-CN" w:bidi="ar"/>
              </w:rPr>
              <w:t>序号</w:t>
            </w:r>
          </w:p>
        </w:tc>
        <w:tc>
          <w:tcPr>
            <w:tcW w:w="195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D67F27F">
            <w:pPr>
              <w:keepNext w:val="0"/>
              <w:keepLines w:val="0"/>
              <w:widowControl/>
              <w:suppressLineNumbers w:val="0"/>
              <w:spacing w:line="560" w:lineRule="exact"/>
              <w:jc w:val="center"/>
              <w:textAlignment w:val="center"/>
              <w:rPr>
                <w:rFonts w:hint="default" w:ascii="仿宋" w:hAnsi="仿宋" w:eastAsia="仿宋" w:cs="仿宋"/>
                <w:b w:val="0"/>
                <w:bCs/>
                <w:i w:val="0"/>
                <w:color w:val="000000"/>
                <w:sz w:val="24"/>
                <w:szCs w:val="24"/>
                <w:u w:val="none"/>
                <w:lang w:val="en-US"/>
              </w:rPr>
            </w:pPr>
            <w:r>
              <w:rPr>
                <w:rFonts w:hint="eastAsia" w:ascii="仿宋" w:hAnsi="仿宋" w:eastAsia="仿宋" w:cs="仿宋"/>
                <w:b w:val="0"/>
                <w:bCs/>
                <w:i w:val="0"/>
                <w:color w:val="000000"/>
                <w:kern w:val="0"/>
                <w:sz w:val="24"/>
                <w:szCs w:val="24"/>
                <w:u w:val="none"/>
                <w:lang w:val="en-US" w:eastAsia="zh-CN" w:bidi="ar"/>
              </w:rPr>
              <w:t>专业属性</w:t>
            </w:r>
          </w:p>
        </w:tc>
        <w:tc>
          <w:tcPr>
            <w:tcW w:w="312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C9616DD">
            <w:pPr>
              <w:keepNext w:val="0"/>
              <w:keepLines w:val="0"/>
              <w:widowControl/>
              <w:suppressLineNumbers w:val="0"/>
              <w:spacing w:line="560" w:lineRule="exact"/>
              <w:jc w:val="center"/>
              <w:textAlignment w:val="center"/>
              <w:rPr>
                <w:rFonts w:hint="eastAsia" w:ascii="仿宋" w:hAnsi="仿宋" w:eastAsia="仿宋" w:cs="仿宋"/>
                <w:b w:val="0"/>
                <w:bCs/>
                <w:i w:val="0"/>
                <w:color w:val="000000"/>
                <w:sz w:val="24"/>
                <w:szCs w:val="24"/>
                <w:u w:val="none"/>
              </w:rPr>
            </w:pPr>
            <w:r>
              <w:rPr>
                <w:rFonts w:hint="eastAsia" w:ascii="仿宋" w:hAnsi="仿宋" w:eastAsia="仿宋" w:cs="仿宋"/>
                <w:b w:val="0"/>
                <w:bCs/>
                <w:i w:val="0"/>
                <w:color w:val="000000"/>
                <w:kern w:val="0"/>
                <w:sz w:val="24"/>
                <w:szCs w:val="24"/>
                <w:u w:val="none"/>
                <w:lang w:val="en-US" w:eastAsia="zh-CN" w:bidi="ar"/>
              </w:rPr>
              <w:t>专业名称</w:t>
            </w:r>
          </w:p>
        </w:tc>
        <w:tc>
          <w:tcPr>
            <w:tcW w:w="111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D4AF341">
            <w:pPr>
              <w:keepNext w:val="0"/>
              <w:keepLines w:val="0"/>
              <w:widowControl/>
              <w:suppressLineNumbers w:val="0"/>
              <w:spacing w:line="560" w:lineRule="exact"/>
              <w:jc w:val="center"/>
              <w:textAlignment w:val="center"/>
              <w:rPr>
                <w:rFonts w:hint="eastAsia" w:ascii="仿宋" w:hAnsi="仿宋" w:eastAsia="仿宋" w:cs="仿宋"/>
                <w:b w:val="0"/>
                <w:bCs/>
                <w:i w:val="0"/>
                <w:color w:val="000000"/>
                <w:sz w:val="24"/>
                <w:szCs w:val="24"/>
                <w:u w:val="none"/>
              </w:rPr>
            </w:pPr>
            <w:r>
              <w:rPr>
                <w:rFonts w:hint="eastAsia" w:ascii="仿宋" w:hAnsi="仿宋" w:eastAsia="仿宋" w:cs="仿宋"/>
                <w:b w:val="0"/>
                <w:bCs/>
                <w:i w:val="0"/>
                <w:color w:val="000000"/>
                <w:kern w:val="0"/>
                <w:sz w:val="24"/>
                <w:szCs w:val="24"/>
                <w:u w:val="none"/>
                <w:lang w:val="en-US" w:eastAsia="zh-CN" w:bidi="ar"/>
              </w:rPr>
              <w:t>202</w:t>
            </w:r>
            <w:del w:id="0" w:author="石天贝" w:date="2025-07-07T10:57:01Z">
              <w:r>
                <w:rPr>
                  <w:rFonts w:hint="default" w:ascii="仿宋" w:hAnsi="仿宋" w:eastAsia="仿宋" w:cs="仿宋"/>
                  <w:b w:val="0"/>
                  <w:bCs/>
                  <w:i w:val="0"/>
                  <w:color w:val="000000"/>
                  <w:kern w:val="0"/>
                  <w:sz w:val="24"/>
                  <w:szCs w:val="24"/>
                  <w:u w:val="none"/>
                  <w:lang w:val="en-US" w:eastAsia="zh-CN" w:bidi="ar"/>
                </w:rPr>
                <w:delText>3</w:delText>
              </w:r>
            </w:del>
            <w:ins w:id="1" w:author="石天贝" w:date="2025-07-07T10:57:01Z">
              <w:r>
                <w:rPr>
                  <w:rFonts w:hint="eastAsia" w:ascii="仿宋" w:hAnsi="仿宋" w:eastAsia="仿宋" w:cs="仿宋"/>
                  <w:b w:val="0"/>
                  <w:bCs/>
                  <w:i w:val="0"/>
                  <w:color w:val="000000"/>
                  <w:kern w:val="0"/>
                  <w:sz w:val="24"/>
                  <w:szCs w:val="24"/>
                  <w:u w:val="none"/>
                  <w:lang w:val="en-US" w:eastAsia="zh-CN" w:bidi="ar"/>
                </w:rPr>
                <w:t>3</w:t>
              </w:r>
            </w:ins>
            <w:r>
              <w:rPr>
                <w:rFonts w:hint="eastAsia" w:ascii="仿宋" w:hAnsi="仿宋" w:eastAsia="仿宋" w:cs="仿宋"/>
                <w:b w:val="0"/>
                <w:bCs/>
                <w:i w:val="0"/>
                <w:color w:val="000000"/>
                <w:kern w:val="0"/>
                <w:sz w:val="24"/>
                <w:szCs w:val="24"/>
                <w:u w:val="none"/>
                <w:lang w:val="en-US" w:eastAsia="zh-CN" w:bidi="ar"/>
              </w:rPr>
              <w:t>届毕业生人数</w:t>
            </w:r>
          </w:p>
        </w:tc>
        <w:tc>
          <w:tcPr>
            <w:tcW w:w="110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1095EDB">
            <w:pPr>
              <w:keepNext w:val="0"/>
              <w:keepLines w:val="0"/>
              <w:widowControl/>
              <w:suppressLineNumbers w:val="0"/>
              <w:spacing w:line="560" w:lineRule="exact"/>
              <w:jc w:val="center"/>
              <w:textAlignment w:val="center"/>
              <w:rPr>
                <w:rFonts w:hint="default" w:ascii="仿宋" w:hAnsi="仿宋" w:eastAsia="仿宋" w:cs="仿宋"/>
                <w:b w:val="0"/>
                <w:bCs/>
                <w:i w:val="0"/>
                <w:color w:val="000000"/>
                <w:kern w:val="0"/>
                <w:sz w:val="24"/>
                <w:szCs w:val="24"/>
                <w:u w:val="none"/>
                <w:lang w:val="en-US" w:eastAsia="zh-CN" w:bidi="ar"/>
              </w:rPr>
            </w:pPr>
            <w:r>
              <w:rPr>
                <w:rFonts w:hint="eastAsia" w:ascii="仿宋" w:hAnsi="仿宋" w:eastAsia="仿宋" w:cs="仿宋"/>
                <w:b w:val="0"/>
                <w:bCs/>
                <w:i w:val="0"/>
                <w:color w:val="000000"/>
                <w:kern w:val="0"/>
                <w:sz w:val="24"/>
                <w:szCs w:val="24"/>
                <w:u w:val="none"/>
                <w:lang w:val="en-US" w:eastAsia="zh-CN" w:bidi="ar"/>
              </w:rPr>
              <w:t>202</w:t>
            </w:r>
            <w:del w:id="2" w:author="石天贝" w:date="2025-07-07T10:57:03Z">
              <w:r>
                <w:rPr>
                  <w:rFonts w:hint="default" w:ascii="仿宋" w:hAnsi="仿宋" w:eastAsia="仿宋" w:cs="仿宋"/>
                  <w:b w:val="0"/>
                  <w:bCs/>
                  <w:i w:val="0"/>
                  <w:color w:val="000000"/>
                  <w:kern w:val="0"/>
                  <w:sz w:val="24"/>
                  <w:szCs w:val="24"/>
                  <w:u w:val="none"/>
                  <w:lang w:val="en-US" w:eastAsia="zh-CN" w:bidi="ar"/>
                </w:rPr>
                <w:delText>2</w:delText>
              </w:r>
            </w:del>
            <w:ins w:id="3" w:author="石天贝" w:date="2025-07-07T10:57:03Z">
              <w:r>
                <w:rPr>
                  <w:rFonts w:hint="eastAsia" w:ascii="仿宋" w:hAnsi="仿宋" w:eastAsia="仿宋" w:cs="仿宋"/>
                  <w:b w:val="0"/>
                  <w:bCs/>
                  <w:i w:val="0"/>
                  <w:color w:val="000000"/>
                  <w:kern w:val="0"/>
                  <w:sz w:val="24"/>
                  <w:szCs w:val="24"/>
                  <w:u w:val="none"/>
                  <w:lang w:val="en-US" w:eastAsia="zh-CN" w:bidi="ar"/>
                </w:rPr>
                <w:t>4</w:t>
              </w:r>
            </w:ins>
            <w:r>
              <w:rPr>
                <w:rFonts w:hint="eastAsia" w:ascii="仿宋" w:hAnsi="仿宋" w:eastAsia="仿宋" w:cs="仿宋"/>
                <w:b w:val="0"/>
                <w:bCs/>
                <w:i w:val="0"/>
                <w:color w:val="000000"/>
                <w:kern w:val="0"/>
                <w:sz w:val="24"/>
                <w:szCs w:val="24"/>
                <w:u w:val="none"/>
                <w:lang w:val="en-US" w:eastAsia="zh-CN" w:bidi="ar"/>
              </w:rPr>
              <w:t>届毕业生人数</w:t>
            </w:r>
          </w:p>
        </w:tc>
        <w:tc>
          <w:tcPr>
            <w:tcW w:w="110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A01B2A4">
            <w:pPr>
              <w:keepNext w:val="0"/>
              <w:keepLines w:val="0"/>
              <w:widowControl/>
              <w:suppressLineNumbers w:val="0"/>
              <w:spacing w:line="560" w:lineRule="exact"/>
              <w:jc w:val="center"/>
              <w:textAlignment w:val="center"/>
              <w:rPr>
                <w:rFonts w:hint="default" w:ascii="仿宋" w:hAnsi="仿宋" w:eastAsia="仿宋" w:cs="仿宋"/>
                <w:b w:val="0"/>
                <w:bCs/>
                <w:i w:val="0"/>
                <w:color w:val="000000"/>
                <w:kern w:val="0"/>
                <w:sz w:val="24"/>
                <w:szCs w:val="24"/>
                <w:u w:val="none"/>
                <w:lang w:val="en-US" w:eastAsia="zh-CN" w:bidi="ar"/>
              </w:rPr>
            </w:pPr>
            <w:r>
              <w:rPr>
                <w:rFonts w:hint="eastAsia" w:ascii="仿宋" w:hAnsi="仿宋" w:eastAsia="仿宋" w:cs="仿宋"/>
                <w:b w:val="0"/>
                <w:bCs/>
                <w:i w:val="0"/>
                <w:color w:val="000000"/>
                <w:kern w:val="0"/>
                <w:sz w:val="24"/>
                <w:szCs w:val="24"/>
                <w:u w:val="none"/>
                <w:lang w:val="en-US" w:eastAsia="zh-CN" w:bidi="ar"/>
              </w:rPr>
              <w:t>202</w:t>
            </w:r>
            <w:del w:id="4" w:author="石天贝" w:date="2025-07-07T10:58:27Z">
              <w:r>
                <w:rPr>
                  <w:rFonts w:hint="default" w:ascii="仿宋" w:hAnsi="仿宋" w:eastAsia="仿宋" w:cs="仿宋"/>
                  <w:b w:val="0"/>
                  <w:bCs/>
                  <w:i w:val="0"/>
                  <w:color w:val="000000"/>
                  <w:kern w:val="0"/>
                  <w:sz w:val="24"/>
                  <w:szCs w:val="24"/>
                  <w:u w:val="none"/>
                  <w:lang w:val="en-US" w:eastAsia="zh-CN" w:bidi="ar"/>
                </w:rPr>
                <w:delText>1</w:delText>
              </w:r>
            </w:del>
            <w:ins w:id="5" w:author="石天贝" w:date="2025-07-07T10:58:27Z">
              <w:r>
                <w:rPr>
                  <w:rFonts w:hint="eastAsia" w:ascii="仿宋" w:hAnsi="仿宋" w:eastAsia="仿宋" w:cs="仿宋"/>
                  <w:b w:val="0"/>
                  <w:bCs/>
                  <w:i w:val="0"/>
                  <w:color w:val="000000"/>
                  <w:kern w:val="0"/>
                  <w:sz w:val="24"/>
                  <w:szCs w:val="24"/>
                  <w:u w:val="none"/>
                  <w:lang w:val="en-US" w:eastAsia="zh-CN" w:bidi="ar"/>
                </w:rPr>
                <w:t>5</w:t>
              </w:r>
            </w:ins>
            <w:r>
              <w:rPr>
                <w:rFonts w:hint="eastAsia" w:ascii="仿宋" w:hAnsi="仿宋" w:eastAsia="仿宋" w:cs="仿宋"/>
                <w:b w:val="0"/>
                <w:bCs/>
                <w:i w:val="0"/>
                <w:color w:val="000000"/>
                <w:kern w:val="0"/>
                <w:sz w:val="24"/>
                <w:szCs w:val="24"/>
                <w:u w:val="none"/>
                <w:lang w:val="en-US" w:eastAsia="zh-CN" w:bidi="ar"/>
              </w:rPr>
              <w:t>届毕业生人数</w:t>
            </w:r>
          </w:p>
        </w:tc>
      </w:tr>
      <w:tr w14:paraId="05473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0" w:hRule="atLeast"/>
        </w:trPr>
        <w:tc>
          <w:tcPr>
            <w:tcW w:w="45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99F4A65">
            <w:pPr>
              <w:keepNext w:val="0"/>
              <w:keepLines w:val="0"/>
              <w:widowControl/>
              <w:suppressLineNumbers w:val="0"/>
              <w:spacing w:line="560" w:lineRule="exact"/>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1</w:t>
            </w:r>
          </w:p>
        </w:tc>
        <w:tc>
          <w:tcPr>
            <w:tcW w:w="1959" w:type="dxa"/>
            <w:vMerge w:val="restart"/>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7C03973">
            <w:pPr>
              <w:keepNext w:val="0"/>
              <w:keepLines w:val="0"/>
              <w:widowControl/>
              <w:suppressLineNumbers w:val="0"/>
              <w:spacing w:line="400" w:lineRule="exact"/>
              <w:jc w:val="center"/>
              <w:textAlignment w:val="center"/>
              <w:rPr>
                <w:rFonts w:hint="eastAsia" w:ascii="仿宋" w:hAnsi="仿宋" w:eastAsia="仿宋" w:cs="仿宋"/>
                <w:i w:val="0"/>
                <w:color w:val="000000"/>
                <w:kern w:val="0"/>
                <w:sz w:val="24"/>
                <w:szCs w:val="24"/>
                <w:u w:val="none"/>
                <w:lang w:bidi="ar"/>
              </w:rPr>
            </w:pPr>
            <w:r>
              <w:rPr>
                <w:rFonts w:hint="eastAsia" w:ascii="仿宋_GB2312" w:hAnsi="仿宋_GB2312" w:eastAsia="仿宋_GB2312" w:cs="仿宋_GB2312"/>
                <w:i w:val="0"/>
                <w:color w:val="auto"/>
                <w:kern w:val="0"/>
                <w:sz w:val="24"/>
                <w:szCs w:val="24"/>
                <w:u w:val="none"/>
                <w:lang w:val="en-US" w:eastAsia="zh-CN" w:bidi="ar"/>
              </w:rPr>
              <w:t>服务于本地区战略性发展的专业</w:t>
            </w:r>
          </w:p>
        </w:tc>
        <w:tc>
          <w:tcPr>
            <w:tcW w:w="312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43CA41A">
            <w:pPr>
              <w:spacing w:line="560" w:lineRule="exact"/>
              <w:jc w:val="center"/>
              <w:rPr>
                <w:rFonts w:hint="eastAsia" w:ascii="仿宋" w:hAnsi="仿宋" w:eastAsia="仿宋" w:cs="仿宋"/>
                <w:i w:val="0"/>
                <w:color w:val="000000"/>
                <w:sz w:val="24"/>
                <w:szCs w:val="24"/>
                <w:u w:val="none"/>
              </w:rPr>
            </w:pPr>
          </w:p>
        </w:tc>
        <w:tc>
          <w:tcPr>
            <w:tcW w:w="111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92AAC23">
            <w:pPr>
              <w:spacing w:line="560" w:lineRule="exact"/>
              <w:jc w:val="center"/>
              <w:rPr>
                <w:rFonts w:hint="eastAsia" w:ascii="仿宋" w:hAnsi="仿宋" w:eastAsia="仿宋" w:cs="仿宋"/>
                <w:i w:val="0"/>
                <w:color w:val="000000"/>
                <w:sz w:val="24"/>
                <w:szCs w:val="24"/>
                <w:u w:val="none"/>
              </w:rPr>
            </w:pPr>
          </w:p>
        </w:tc>
        <w:tc>
          <w:tcPr>
            <w:tcW w:w="110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EC361A1">
            <w:pPr>
              <w:spacing w:line="560" w:lineRule="exact"/>
              <w:jc w:val="center"/>
              <w:rPr>
                <w:rFonts w:hint="eastAsia" w:ascii="仿宋" w:hAnsi="仿宋" w:eastAsia="仿宋" w:cs="仿宋"/>
                <w:i w:val="0"/>
                <w:color w:val="000000"/>
                <w:sz w:val="24"/>
                <w:szCs w:val="24"/>
                <w:u w:val="none"/>
              </w:rPr>
            </w:pPr>
          </w:p>
        </w:tc>
        <w:tc>
          <w:tcPr>
            <w:tcW w:w="110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0C34F7">
            <w:pPr>
              <w:spacing w:line="560" w:lineRule="exact"/>
              <w:jc w:val="center"/>
              <w:rPr>
                <w:rFonts w:hint="eastAsia" w:ascii="仿宋" w:hAnsi="仿宋" w:eastAsia="仿宋" w:cs="仿宋"/>
                <w:i w:val="0"/>
                <w:color w:val="000000"/>
                <w:sz w:val="24"/>
                <w:szCs w:val="24"/>
                <w:u w:val="none"/>
              </w:rPr>
            </w:pPr>
          </w:p>
        </w:tc>
      </w:tr>
      <w:tr w14:paraId="2DDCB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0" w:hRule="atLeast"/>
        </w:trPr>
        <w:tc>
          <w:tcPr>
            <w:tcW w:w="45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A7450EE">
            <w:pPr>
              <w:keepNext w:val="0"/>
              <w:keepLines w:val="0"/>
              <w:widowControl/>
              <w:suppressLineNumbers w:val="0"/>
              <w:spacing w:line="560" w:lineRule="exact"/>
              <w:jc w:val="center"/>
              <w:textAlignment w:val="center"/>
              <w:rPr>
                <w:rFonts w:hint="eastAsia" w:ascii="仿宋" w:hAnsi="仿宋" w:eastAsia="仿宋" w:cs="仿宋"/>
                <w:i w:val="0"/>
                <w:color w:val="000000"/>
                <w:sz w:val="24"/>
                <w:szCs w:val="24"/>
                <w:u w:val="none"/>
              </w:rPr>
            </w:pPr>
            <w:r>
              <w:rPr>
                <w:rFonts w:hint="eastAsia" w:ascii="仿宋" w:hAnsi="仿宋" w:eastAsia="仿宋" w:cs="仿宋"/>
                <w:i w:val="0"/>
                <w:color w:val="000000"/>
                <w:kern w:val="0"/>
                <w:sz w:val="24"/>
                <w:szCs w:val="24"/>
                <w:u w:val="none"/>
                <w:lang w:val="en-US" w:eastAsia="zh-CN" w:bidi="ar"/>
              </w:rPr>
              <w:t>2</w:t>
            </w:r>
          </w:p>
        </w:tc>
        <w:tc>
          <w:tcPr>
            <w:tcW w:w="1959"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B04F403">
            <w:pPr>
              <w:widowControl/>
              <w:spacing w:line="400" w:lineRule="exact"/>
              <w:jc w:val="center"/>
              <w:textAlignment w:val="center"/>
              <w:rPr>
                <w:rFonts w:hint="eastAsia" w:ascii="仿宋" w:hAnsi="仿宋" w:eastAsia="仿宋" w:cs="仿宋"/>
                <w:i w:val="0"/>
                <w:color w:val="000000"/>
                <w:kern w:val="0"/>
                <w:sz w:val="24"/>
                <w:szCs w:val="24"/>
                <w:u w:val="none"/>
                <w:lang w:bidi="ar"/>
              </w:rPr>
            </w:pPr>
          </w:p>
        </w:tc>
        <w:tc>
          <w:tcPr>
            <w:tcW w:w="312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A70DF97">
            <w:pPr>
              <w:spacing w:line="560" w:lineRule="exact"/>
              <w:jc w:val="center"/>
              <w:rPr>
                <w:rFonts w:hint="eastAsia" w:ascii="仿宋" w:hAnsi="仿宋" w:eastAsia="仿宋" w:cs="仿宋"/>
                <w:i w:val="0"/>
                <w:color w:val="000000"/>
                <w:sz w:val="24"/>
                <w:szCs w:val="24"/>
                <w:u w:val="none"/>
              </w:rPr>
            </w:pPr>
          </w:p>
        </w:tc>
        <w:tc>
          <w:tcPr>
            <w:tcW w:w="111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2037968">
            <w:pPr>
              <w:spacing w:line="560" w:lineRule="exact"/>
              <w:jc w:val="center"/>
              <w:rPr>
                <w:rFonts w:hint="eastAsia" w:ascii="仿宋" w:hAnsi="仿宋" w:eastAsia="仿宋" w:cs="仿宋"/>
                <w:i w:val="0"/>
                <w:color w:val="000000"/>
                <w:sz w:val="24"/>
                <w:szCs w:val="24"/>
                <w:u w:val="none"/>
              </w:rPr>
            </w:pPr>
          </w:p>
        </w:tc>
        <w:tc>
          <w:tcPr>
            <w:tcW w:w="110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8DF8B65">
            <w:pPr>
              <w:spacing w:line="560" w:lineRule="exact"/>
              <w:jc w:val="center"/>
              <w:rPr>
                <w:rFonts w:hint="eastAsia" w:ascii="仿宋" w:hAnsi="仿宋" w:eastAsia="仿宋" w:cs="仿宋"/>
                <w:i w:val="0"/>
                <w:color w:val="000000"/>
                <w:sz w:val="24"/>
                <w:szCs w:val="24"/>
                <w:u w:val="none"/>
              </w:rPr>
            </w:pPr>
          </w:p>
        </w:tc>
        <w:tc>
          <w:tcPr>
            <w:tcW w:w="110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C8631A7">
            <w:pPr>
              <w:spacing w:line="560" w:lineRule="exact"/>
              <w:jc w:val="center"/>
              <w:rPr>
                <w:rFonts w:hint="eastAsia" w:ascii="仿宋" w:hAnsi="仿宋" w:eastAsia="仿宋" w:cs="仿宋"/>
                <w:i w:val="0"/>
                <w:color w:val="000000"/>
                <w:sz w:val="24"/>
                <w:szCs w:val="24"/>
                <w:u w:val="none"/>
              </w:rPr>
            </w:pPr>
          </w:p>
        </w:tc>
      </w:tr>
      <w:tr w14:paraId="778AC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0" w:hRule="atLeast"/>
          <w:del w:id="6" w:author="石天贝" w:date="2025-07-07T10:55:56Z"/>
        </w:trPr>
        <w:tc>
          <w:tcPr>
            <w:tcW w:w="45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64A6171">
            <w:pPr>
              <w:keepNext w:val="0"/>
              <w:keepLines w:val="0"/>
              <w:widowControl/>
              <w:suppressLineNumbers w:val="0"/>
              <w:spacing w:line="560" w:lineRule="exact"/>
              <w:jc w:val="center"/>
              <w:textAlignment w:val="center"/>
              <w:rPr>
                <w:del w:id="7" w:author="石天贝" w:date="2025-07-07T10:55:56Z"/>
                <w:rFonts w:hint="eastAsia" w:ascii="仿宋" w:hAnsi="仿宋" w:eastAsia="仿宋" w:cs="仿宋"/>
                <w:i w:val="0"/>
                <w:color w:val="000000"/>
                <w:sz w:val="24"/>
                <w:szCs w:val="24"/>
                <w:u w:val="none"/>
              </w:rPr>
            </w:pPr>
            <w:del w:id="8" w:author="石天贝" w:date="2025-07-07T10:55:56Z">
              <w:r>
                <w:rPr>
                  <w:rFonts w:hint="eastAsia" w:ascii="仿宋" w:hAnsi="仿宋" w:eastAsia="仿宋" w:cs="仿宋"/>
                  <w:i w:val="0"/>
                  <w:color w:val="000000"/>
                  <w:kern w:val="0"/>
                  <w:sz w:val="24"/>
                  <w:szCs w:val="24"/>
                  <w:u w:val="none"/>
                  <w:lang w:val="en-US" w:eastAsia="zh-CN" w:bidi="ar"/>
                </w:rPr>
                <w:delText>3</w:delText>
              </w:r>
            </w:del>
          </w:p>
        </w:tc>
        <w:tc>
          <w:tcPr>
            <w:tcW w:w="1959"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F29FC79">
            <w:pPr>
              <w:widowControl/>
              <w:spacing w:line="400" w:lineRule="exact"/>
              <w:jc w:val="center"/>
              <w:textAlignment w:val="center"/>
              <w:rPr>
                <w:del w:id="9" w:author="石天贝" w:date="2025-07-07T10:55:56Z"/>
                <w:rFonts w:hint="eastAsia" w:ascii="仿宋" w:hAnsi="仿宋" w:eastAsia="仿宋" w:cs="仿宋"/>
                <w:i w:val="0"/>
                <w:color w:val="000000"/>
                <w:kern w:val="0"/>
                <w:sz w:val="24"/>
                <w:szCs w:val="24"/>
                <w:u w:val="none"/>
                <w:lang w:bidi="ar"/>
              </w:rPr>
            </w:pPr>
          </w:p>
        </w:tc>
        <w:tc>
          <w:tcPr>
            <w:tcW w:w="312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23C5BEB">
            <w:pPr>
              <w:spacing w:line="560" w:lineRule="exact"/>
              <w:jc w:val="center"/>
              <w:rPr>
                <w:del w:id="10" w:author="石天贝" w:date="2025-07-07T10:55:56Z"/>
                <w:rFonts w:hint="eastAsia" w:ascii="仿宋" w:hAnsi="仿宋" w:eastAsia="仿宋" w:cs="仿宋"/>
                <w:i w:val="0"/>
                <w:color w:val="000000"/>
                <w:sz w:val="24"/>
                <w:szCs w:val="24"/>
                <w:u w:val="none"/>
              </w:rPr>
            </w:pPr>
          </w:p>
        </w:tc>
        <w:tc>
          <w:tcPr>
            <w:tcW w:w="111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955221A">
            <w:pPr>
              <w:spacing w:line="560" w:lineRule="exact"/>
              <w:jc w:val="center"/>
              <w:rPr>
                <w:del w:id="11" w:author="石天贝" w:date="2025-07-07T10:55:56Z"/>
                <w:rFonts w:hint="eastAsia" w:ascii="仿宋" w:hAnsi="仿宋" w:eastAsia="仿宋" w:cs="仿宋"/>
                <w:i w:val="0"/>
                <w:color w:val="000000"/>
                <w:sz w:val="24"/>
                <w:szCs w:val="24"/>
                <w:u w:val="none"/>
              </w:rPr>
            </w:pPr>
          </w:p>
        </w:tc>
        <w:tc>
          <w:tcPr>
            <w:tcW w:w="110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D45A2DB">
            <w:pPr>
              <w:spacing w:line="560" w:lineRule="exact"/>
              <w:jc w:val="center"/>
              <w:rPr>
                <w:del w:id="12" w:author="石天贝" w:date="2025-07-07T10:55:56Z"/>
                <w:rFonts w:hint="eastAsia" w:ascii="仿宋" w:hAnsi="仿宋" w:eastAsia="仿宋" w:cs="仿宋"/>
                <w:i w:val="0"/>
                <w:color w:val="000000"/>
                <w:sz w:val="24"/>
                <w:szCs w:val="24"/>
                <w:u w:val="none"/>
              </w:rPr>
            </w:pPr>
          </w:p>
        </w:tc>
        <w:tc>
          <w:tcPr>
            <w:tcW w:w="110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8497AD4">
            <w:pPr>
              <w:spacing w:line="560" w:lineRule="exact"/>
              <w:jc w:val="center"/>
              <w:rPr>
                <w:del w:id="13" w:author="石天贝" w:date="2025-07-07T10:55:56Z"/>
                <w:rFonts w:hint="eastAsia" w:ascii="仿宋" w:hAnsi="仿宋" w:eastAsia="仿宋" w:cs="仿宋"/>
                <w:i w:val="0"/>
                <w:color w:val="000000"/>
                <w:sz w:val="24"/>
                <w:szCs w:val="24"/>
                <w:u w:val="none"/>
              </w:rPr>
            </w:pPr>
          </w:p>
        </w:tc>
      </w:tr>
      <w:tr w14:paraId="57F2D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0" w:hRule="atLeast"/>
        </w:trPr>
        <w:tc>
          <w:tcPr>
            <w:tcW w:w="45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85B9B1E">
            <w:pPr>
              <w:keepNext w:val="0"/>
              <w:keepLines w:val="0"/>
              <w:widowControl/>
              <w:suppressLineNumbers w:val="0"/>
              <w:spacing w:line="560" w:lineRule="exact"/>
              <w:jc w:val="center"/>
              <w:textAlignment w:val="center"/>
              <w:rPr>
                <w:rFonts w:hint="default" w:ascii="仿宋" w:hAnsi="仿宋" w:eastAsia="仿宋" w:cs="仿宋"/>
                <w:i w:val="0"/>
                <w:color w:val="000000"/>
                <w:sz w:val="24"/>
                <w:szCs w:val="24"/>
                <w:u w:val="none"/>
                <w:lang w:val="en-US"/>
              </w:rPr>
            </w:pPr>
            <w:del w:id="14" w:author="石天贝" w:date="2025-07-07T10:56:10Z">
              <w:r>
                <w:rPr>
                  <w:rFonts w:hint="default" w:ascii="仿宋" w:hAnsi="仿宋" w:eastAsia="仿宋" w:cs="仿宋"/>
                  <w:i w:val="0"/>
                  <w:color w:val="000000"/>
                  <w:kern w:val="0"/>
                  <w:sz w:val="24"/>
                  <w:szCs w:val="24"/>
                  <w:u w:val="none"/>
                  <w:lang w:val="en-US" w:eastAsia="zh-CN" w:bidi="ar"/>
                </w:rPr>
                <w:delText>4</w:delText>
              </w:r>
            </w:del>
            <w:ins w:id="15" w:author="石天贝" w:date="2025-07-07T10:56:10Z">
              <w:r>
                <w:rPr>
                  <w:rFonts w:hint="eastAsia" w:ascii="仿宋" w:hAnsi="仿宋" w:eastAsia="仿宋" w:cs="仿宋"/>
                  <w:i w:val="0"/>
                  <w:color w:val="000000"/>
                  <w:kern w:val="0"/>
                  <w:sz w:val="24"/>
                  <w:szCs w:val="24"/>
                  <w:u w:val="none"/>
                  <w:lang w:val="en-US" w:eastAsia="zh-CN" w:bidi="ar"/>
                </w:rPr>
                <w:t>3</w:t>
              </w:r>
            </w:ins>
          </w:p>
        </w:tc>
        <w:tc>
          <w:tcPr>
            <w:tcW w:w="1959" w:type="dxa"/>
            <w:vMerge w:val="restart"/>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2BA506D">
            <w:pPr>
              <w:keepNext w:val="0"/>
              <w:keepLines w:val="0"/>
              <w:widowControl/>
              <w:suppressLineNumbers w:val="0"/>
              <w:spacing w:line="400" w:lineRule="exact"/>
              <w:jc w:val="center"/>
              <w:textAlignment w:val="center"/>
              <w:rPr>
                <w:rFonts w:hint="eastAsia" w:ascii="仿宋" w:hAnsi="仿宋" w:eastAsia="仿宋" w:cs="仿宋"/>
                <w:i w:val="0"/>
                <w:color w:val="000000"/>
                <w:kern w:val="0"/>
                <w:sz w:val="24"/>
                <w:szCs w:val="24"/>
                <w:u w:val="none"/>
                <w:lang w:bidi="ar"/>
              </w:rPr>
            </w:pPr>
            <w:r>
              <w:rPr>
                <w:rFonts w:hint="eastAsia" w:ascii="仿宋_GB2312" w:hAnsi="仿宋_GB2312" w:eastAsia="仿宋_GB2312" w:cs="仿宋_GB2312"/>
                <w:i w:val="0"/>
                <w:color w:val="auto"/>
                <w:kern w:val="0"/>
                <w:sz w:val="24"/>
                <w:szCs w:val="24"/>
                <w:u w:val="none"/>
                <w:lang w:val="en-US" w:eastAsia="zh-CN" w:bidi="ar"/>
              </w:rPr>
              <w:t>服务于新兴产业的专业</w:t>
            </w:r>
          </w:p>
        </w:tc>
        <w:tc>
          <w:tcPr>
            <w:tcW w:w="312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587C3D3">
            <w:pPr>
              <w:spacing w:line="560" w:lineRule="exact"/>
              <w:jc w:val="center"/>
              <w:rPr>
                <w:rFonts w:hint="eastAsia" w:ascii="仿宋" w:hAnsi="仿宋" w:eastAsia="仿宋" w:cs="仿宋"/>
                <w:i w:val="0"/>
                <w:color w:val="000000"/>
                <w:sz w:val="24"/>
                <w:szCs w:val="24"/>
                <w:u w:val="none"/>
              </w:rPr>
            </w:pPr>
          </w:p>
        </w:tc>
        <w:tc>
          <w:tcPr>
            <w:tcW w:w="111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8D965E">
            <w:pPr>
              <w:spacing w:line="560" w:lineRule="exact"/>
              <w:jc w:val="center"/>
              <w:rPr>
                <w:rFonts w:hint="eastAsia" w:ascii="仿宋" w:hAnsi="仿宋" w:eastAsia="仿宋" w:cs="仿宋"/>
                <w:i w:val="0"/>
                <w:color w:val="000000"/>
                <w:sz w:val="24"/>
                <w:szCs w:val="24"/>
                <w:u w:val="none"/>
              </w:rPr>
            </w:pPr>
          </w:p>
        </w:tc>
        <w:tc>
          <w:tcPr>
            <w:tcW w:w="110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EA8C68E">
            <w:pPr>
              <w:spacing w:line="560" w:lineRule="exact"/>
              <w:jc w:val="center"/>
              <w:rPr>
                <w:rFonts w:hint="eastAsia" w:ascii="仿宋" w:hAnsi="仿宋" w:eastAsia="仿宋" w:cs="仿宋"/>
                <w:i w:val="0"/>
                <w:color w:val="000000"/>
                <w:sz w:val="24"/>
                <w:szCs w:val="24"/>
                <w:u w:val="none"/>
              </w:rPr>
            </w:pPr>
          </w:p>
        </w:tc>
        <w:tc>
          <w:tcPr>
            <w:tcW w:w="110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1C54F41">
            <w:pPr>
              <w:spacing w:line="560" w:lineRule="exact"/>
              <w:jc w:val="center"/>
              <w:rPr>
                <w:rFonts w:hint="eastAsia" w:ascii="仿宋" w:hAnsi="仿宋" w:eastAsia="仿宋" w:cs="仿宋"/>
                <w:i w:val="0"/>
                <w:color w:val="000000"/>
                <w:sz w:val="24"/>
                <w:szCs w:val="24"/>
                <w:u w:val="none"/>
              </w:rPr>
            </w:pPr>
          </w:p>
        </w:tc>
      </w:tr>
      <w:tr w14:paraId="74FF1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0" w:hRule="atLeast"/>
        </w:trPr>
        <w:tc>
          <w:tcPr>
            <w:tcW w:w="45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E5C8380">
            <w:pPr>
              <w:keepNext w:val="0"/>
              <w:keepLines w:val="0"/>
              <w:widowControl/>
              <w:suppressLineNumbers w:val="0"/>
              <w:spacing w:line="560" w:lineRule="exact"/>
              <w:jc w:val="center"/>
              <w:textAlignment w:val="center"/>
              <w:rPr>
                <w:rFonts w:hint="eastAsia" w:ascii="仿宋" w:hAnsi="仿宋" w:eastAsia="仿宋" w:cs="仿宋"/>
                <w:i w:val="0"/>
                <w:color w:val="000000"/>
                <w:sz w:val="24"/>
                <w:szCs w:val="24"/>
                <w:u w:val="none"/>
              </w:rPr>
            </w:pPr>
            <w:del w:id="16" w:author="石天贝" w:date="2025-07-07T10:56:12Z">
              <w:r>
                <w:rPr>
                  <w:rFonts w:hint="default" w:ascii="仿宋" w:hAnsi="仿宋" w:eastAsia="仿宋" w:cs="仿宋"/>
                  <w:i w:val="0"/>
                  <w:color w:val="000000"/>
                  <w:kern w:val="0"/>
                  <w:sz w:val="24"/>
                  <w:szCs w:val="24"/>
                  <w:u w:val="none"/>
                  <w:lang w:val="en-US" w:eastAsia="zh-CN" w:bidi="ar"/>
                </w:rPr>
                <w:delText>5</w:delText>
              </w:r>
            </w:del>
            <w:ins w:id="17" w:author="石天贝" w:date="2025-07-07T10:56:12Z">
              <w:r>
                <w:rPr>
                  <w:rFonts w:hint="eastAsia" w:ascii="仿宋" w:hAnsi="仿宋" w:eastAsia="仿宋" w:cs="仿宋"/>
                  <w:i w:val="0"/>
                  <w:color w:val="000000"/>
                  <w:kern w:val="0"/>
                  <w:sz w:val="24"/>
                  <w:szCs w:val="24"/>
                  <w:u w:val="none"/>
                  <w:lang w:val="en-US" w:eastAsia="zh-CN" w:bidi="ar"/>
                </w:rPr>
                <w:t>4</w:t>
              </w:r>
            </w:ins>
          </w:p>
        </w:tc>
        <w:tc>
          <w:tcPr>
            <w:tcW w:w="1959"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3360D11">
            <w:pPr>
              <w:widowControl/>
              <w:spacing w:line="400" w:lineRule="exact"/>
              <w:jc w:val="center"/>
              <w:textAlignment w:val="center"/>
              <w:rPr>
                <w:rFonts w:hint="eastAsia" w:ascii="仿宋" w:hAnsi="仿宋" w:eastAsia="仿宋" w:cs="仿宋"/>
                <w:i w:val="0"/>
                <w:color w:val="000000"/>
                <w:kern w:val="0"/>
                <w:sz w:val="24"/>
                <w:szCs w:val="24"/>
                <w:u w:val="none"/>
                <w:lang w:bidi="ar"/>
              </w:rPr>
            </w:pPr>
          </w:p>
        </w:tc>
        <w:tc>
          <w:tcPr>
            <w:tcW w:w="312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3E1590E">
            <w:pPr>
              <w:spacing w:line="560" w:lineRule="exact"/>
              <w:jc w:val="center"/>
              <w:rPr>
                <w:rFonts w:hint="eastAsia" w:ascii="仿宋" w:hAnsi="仿宋" w:eastAsia="仿宋" w:cs="仿宋"/>
                <w:i w:val="0"/>
                <w:color w:val="000000"/>
                <w:sz w:val="24"/>
                <w:szCs w:val="24"/>
                <w:u w:val="none"/>
              </w:rPr>
            </w:pPr>
          </w:p>
        </w:tc>
        <w:tc>
          <w:tcPr>
            <w:tcW w:w="111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D5B579C">
            <w:pPr>
              <w:spacing w:line="560" w:lineRule="exact"/>
              <w:jc w:val="center"/>
              <w:rPr>
                <w:rFonts w:hint="eastAsia" w:ascii="仿宋" w:hAnsi="仿宋" w:eastAsia="仿宋" w:cs="仿宋"/>
                <w:i w:val="0"/>
                <w:color w:val="000000"/>
                <w:sz w:val="24"/>
                <w:szCs w:val="24"/>
                <w:u w:val="none"/>
              </w:rPr>
            </w:pPr>
          </w:p>
        </w:tc>
        <w:tc>
          <w:tcPr>
            <w:tcW w:w="110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6B40846">
            <w:pPr>
              <w:spacing w:line="560" w:lineRule="exact"/>
              <w:jc w:val="center"/>
              <w:rPr>
                <w:rFonts w:hint="eastAsia" w:ascii="仿宋" w:hAnsi="仿宋" w:eastAsia="仿宋" w:cs="仿宋"/>
                <w:i w:val="0"/>
                <w:color w:val="000000"/>
                <w:sz w:val="24"/>
                <w:szCs w:val="24"/>
                <w:u w:val="none"/>
              </w:rPr>
            </w:pPr>
          </w:p>
        </w:tc>
        <w:tc>
          <w:tcPr>
            <w:tcW w:w="110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3D8F908">
            <w:pPr>
              <w:spacing w:line="560" w:lineRule="exact"/>
              <w:jc w:val="center"/>
              <w:rPr>
                <w:rFonts w:hint="eastAsia" w:ascii="仿宋" w:hAnsi="仿宋" w:eastAsia="仿宋" w:cs="仿宋"/>
                <w:i w:val="0"/>
                <w:color w:val="000000"/>
                <w:sz w:val="24"/>
                <w:szCs w:val="24"/>
                <w:u w:val="none"/>
              </w:rPr>
            </w:pPr>
          </w:p>
        </w:tc>
      </w:tr>
      <w:tr w14:paraId="0EAF2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0" w:hRule="atLeast"/>
          <w:del w:id="18" w:author="石天贝" w:date="2025-07-07T10:56:16Z"/>
        </w:trPr>
        <w:tc>
          <w:tcPr>
            <w:tcW w:w="45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3A046A7">
            <w:pPr>
              <w:keepNext w:val="0"/>
              <w:keepLines w:val="0"/>
              <w:widowControl/>
              <w:suppressLineNumbers w:val="0"/>
              <w:spacing w:line="560" w:lineRule="exact"/>
              <w:jc w:val="center"/>
              <w:textAlignment w:val="center"/>
              <w:rPr>
                <w:del w:id="19" w:author="石天贝" w:date="2025-07-07T10:56:16Z"/>
                <w:rFonts w:hint="eastAsia" w:ascii="仿宋" w:hAnsi="仿宋" w:eastAsia="仿宋" w:cs="仿宋"/>
                <w:i w:val="0"/>
                <w:color w:val="000000"/>
                <w:sz w:val="24"/>
                <w:szCs w:val="24"/>
                <w:u w:val="none"/>
              </w:rPr>
            </w:pPr>
            <w:del w:id="20" w:author="石天贝" w:date="2025-07-07T10:56:16Z">
              <w:r>
                <w:rPr>
                  <w:rFonts w:hint="eastAsia" w:ascii="仿宋" w:hAnsi="仿宋" w:eastAsia="仿宋" w:cs="仿宋"/>
                  <w:i w:val="0"/>
                  <w:color w:val="000000"/>
                  <w:kern w:val="0"/>
                  <w:sz w:val="24"/>
                  <w:szCs w:val="24"/>
                  <w:u w:val="none"/>
                  <w:lang w:val="en-US" w:eastAsia="zh-CN" w:bidi="ar"/>
                </w:rPr>
                <w:delText>6</w:delText>
              </w:r>
            </w:del>
          </w:p>
        </w:tc>
        <w:tc>
          <w:tcPr>
            <w:tcW w:w="1959"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6C360C5">
            <w:pPr>
              <w:widowControl/>
              <w:spacing w:line="400" w:lineRule="exact"/>
              <w:jc w:val="center"/>
              <w:textAlignment w:val="center"/>
              <w:rPr>
                <w:del w:id="21" w:author="石天贝" w:date="2025-07-07T10:56:16Z"/>
                <w:rFonts w:hint="eastAsia" w:ascii="仿宋" w:hAnsi="仿宋" w:eastAsia="仿宋" w:cs="仿宋"/>
                <w:i w:val="0"/>
                <w:color w:val="000000"/>
                <w:kern w:val="0"/>
                <w:sz w:val="24"/>
                <w:szCs w:val="24"/>
                <w:u w:val="none"/>
                <w:lang w:bidi="ar"/>
              </w:rPr>
            </w:pPr>
          </w:p>
        </w:tc>
        <w:tc>
          <w:tcPr>
            <w:tcW w:w="312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ACB6ED9">
            <w:pPr>
              <w:spacing w:line="560" w:lineRule="exact"/>
              <w:jc w:val="center"/>
              <w:rPr>
                <w:del w:id="22" w:author="石天贝" w:date="2025-07-07T10:56:16Z"/>
                <w:rFonts w:hint="eastAsia" w:ascii="仿宋" w:hAnsi="仿宋" w:eastAsia="仿宋" w:cs="仿宋"/>
                <w:i w:val="0"/>
                <w:color w:val="000000"/>
                <w:sz w:val="24"/>
                <w:szCs w:val="24"/>
                <w:u w:val="none"/>
              </w:rPr>
            </w:pPr>
          </w:p>
        </w:tc>
        <w:tc>
          <w:tcPr>
            <w:tcW w:w="111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62B7A6C">
            <w:pPr>
              <w:spacing w:line="560" w:lineRule="exact"/>
              <w:jc w:val="center"/>
              <w:rPr>
                <w:del w:id="23" w:author="石天贝" w:date="2025-07-07T10:56:16Z"/>
                <w:rFonts w:hint="eastAsia" w:ascii="仿宋" w:hAnsi="仿宋" w:eastAsia="仿宋" w:cs="仿宋"/>
                <w:i w:val="0"/>
                <w:color w:val="000000"/>
                <w:sz w:val="24"/>
                <w:szCs w:val="24"/>
                <w:u w:val="none"/>
              </w:rPr>
            </w:pPr>
          </w:p>
        </w:tc>
        <w:tc>
          <w:tcPr>
            <w:tcW w:w="110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CBBCE33">
            <w:pPr>
              <w:spacing w:line="560" w:lineRule="exact"/>
              <w:jc w:val="center"/>
              <w:rPr>
                <w:del w:id="24" w:author="石天贝" w:date="2025-07-07T10:56:16Z"/>
                <w:rFonts w:hint="eastAsia" w:ascii="仿宋" w:hAnsi="仿宋" w:eastAsia="仿宋" w:cs="仿宋"/>
                <w:i w:val="0"/>
                <w:color w:val="000000"/>
                <w:sz w:val="24"/>
                <w:szCs w:val="24"/>
                <w:u w:val="none"/>
              </w:rPr>
            </w:pPr>
          </w:p>
        </w:tc>
        <w:tc>
          <w:tcPr>
            <w:tcW w:w="110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37A0F54">
            <w:pPr>
              <w:spacing w:line="560" w:lineRule="exact"/>
              <w:jc w:val="center"/>
              <w:rPr>
                <w:del w:id="25" w:author="石天贝" w:date="2025-07-07T10:56:16Z"/>
                <w:rFonts w:hint="eastAsia" w:ascii="仿宋" w:hAnsi="仿宋" w:eastAsia="仿宋" w:cs="仿宋"/>
                <w:i w:val="0"/>
                <w:color w:val="000000"/>
                <w:sz w:val="24"/>
                <w:szCs w:val="24"/>
                <w:u w:val="none"/>
              </w:rPr>
            </w:pPr>
          </w:p>
        </w:tc>
      </w:tr>
      <w:tr w14:paraId="1C4BC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0" w:hRule="atLeast"/>
        </w:trPr>
        <w:tc>
          <w:tcPr>
            <w:tcW w:w="45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940F99C">
            <w:pPr>
              <w:keepNext w:val="0"/>
              <w:keepLines w:val="0"/>
              <w:widowControl/>
              <w:suppressLineNumbers w:val="0"/>
              <w:spacing w:line="400" w:lineRule="exact"/>
              <w:jc w:val="center"/>
              <w:textAlignment w:val="center"/>
              <w:rPr>
                <w:rFonts w:hint="eastAsia" w:ascii="仿宋" w:hAnsi="仿宋" w:eastAsia="仿宋" w:cs="仿宋"/>
                <w:i w:val="0"/>
                <w:color w:val="000000"/>
                <w:kern w:val="0"/>
                <w:sz w:val="24"/>
                <w:szCs w:val="24"/>
                <w:u w:val="none"/>
                <w:lang w:bidi="ar"/>
              </w:rPr>
            </w:pPr>
            <w:del w:id="26" w:author="石天贝" w:date="2025-07-07T10:56:50Z">
              <w:r>
                <w:rPr>
                  <w:rFonts w:hint="default" w:ascii="仿宋" w:hAnsi="仿宋" w:eastAsia="仿宋" w:cs="仿宋"/>
                  <w:i w:val="0"/>
                  <w:color w:val="000000"/>
                  <w:kern w:val="0"/>
                  <w:sz w:val="24"/>
                  <w:szCs w:val="24"/>
                  <w:u w:val="none"/>
                  <w:lang w:val="en-US" w:eastAsia="zh-CN" w:bidi="ar"/>
                </w:rPr>
                <w:delText>7</w:delText>
              </w:r>
            </w:del>
            <w:ins w:id="27" w:author="石天贝" w:date="2025-07-07T10:56:50Z">
              <w:r>
                <w:rPr>
                  <w:rFonts w:hint="eastAsia" w:ascii="仿宋" w:hAnsi="仿宋" w:eastAsia="仿宋" w:cs="仿宋"/>
                  <w:i w:val="0"/>
                  <w:color w:val="000000"/>
                  <w:kern w:val="0"/>
                  <w:sz w:val="24"/>
                  <w:szCs w:val="24"/>
                  <w:u w:val="none"/>
                  <w:lang w:val="en-US" w:eastAsia="zh-CN" w:bidi="ar"/>
                </w:rPr>
                <w:t>5</w:t>
              </w:r>
            </w:ins>
          </w:p>
        </w:tc>
        <w:tc>
          <w:tcPr>
            <w:tcW w:w="1959" w:type="dxa"/>
            <w:vMerge w:val="restart"/>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CC0F7F3">
            <w:pPr>
              <w:keepNext w:val="0"/>
              <w:keepLines w:val="0"/>
              <w:widowControl/>
              <w:suppressLineNumbers w:val="0"/>
              <w:spacing w:line="400" w:lineRule="exact"/>
              <w:jc w:val="center"/>
              <w:textAlignment w:val="center"/>
              <w:rPr>
                <w:rFonts w:hint="eastAsia" w:ascii="仿宋" w:hAnsi="仿宋" w:eastAsia="仿宋" w:cs="仿宋"/>
                <w:i w:val="0"/>
                <w:color w:val="000000"/>
                <w:kern w:val="0"/>
                <w:sz w:val="24"/>
                <w:szCs w:val="24"/>
                <w:u w:val="none"/>
                <w:lang w:bidi="ar"/>
              </w:rPr>
            </w:pPr>
            <w:r>
              <w:rPr>
                <w:rFonts w:hint="eastAsia" w:ascii="仿宋_GB2312" w:hAnsi="仿宋_GB2312" w:eastAsia="仿宋_GB2312" w:cs="仿宋_GB2312"/>
                <w:i w:val="0"/>
                <w:color w:val="auto"/>
                <w:kern w:val="0"/>
                <w:sz w:val="24"/>
                <w:szCs w:val="24"/>
                <w:u w:val="none"/>
                <w:lang w:val="en-US" w:eastAsia="zh-CN" w:bidi="ar"/>
              </w:rPr>
              <w:t>服务于急需紧缺职业（工种）目录中的专业</w:t>
            </w:r>
          </w:p>
        </w:tc>
        <w:tc>
          <w:tcPr>
            <w:tcW w:w="312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B14D89E">
            <w:pPr>
              <w:spacing w:line="560" w:lineRule="exact"/>
              <w:jc w:val="center"/>
              <w:rPr>
                <w:rFonts w:hint="eastAsia" w:ascii="仿宋" w:hAnsi="仿宋" w:eastAsia="仿宋" w:cs="仿宋"/>
                <w:i w:val="0"/>
                <w:color w:val="000000"/>
                <w:sz w:val="24"/>
                <w:szCs w:val="24"/>
                <w:u w:val="none"/>
              </w:rPr>
            </w:pPr>
          </w:p>
        </w:tc>
        <w:tc>
          <w:tcPr>
            <w:tcW w:w="111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C451157">
            <w:pPr>
              <w:spacing w:line="560" w:lineRule="exact"/>
              <w:jc w:val="center"/>
              <w:rPr>
                <w:rFonts w:hint="eastAsia" w:ascii="仿宋" w:hAnsi="仿宋" w:eastAsia="仿宋" w:cs="仿宋"/>
                <w:i w:val="0"/>
                <w:color w:val="000000"/>
                <w:sz w:val="24"/>
                <w:szCs w:val="24"/>
                <w:u w:val="none"/>
              </w:rPr>
            </w:pPr>
          </w:p>
        </w:tc>
        <w:tc>
          <w:tcPr>
            <w:tcW w:w="110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1B9F62A">
            <w:pPr>
              <w:spacing w:line="560" w:lineRule="exact"/>
              <w:jc w:val="center"/>
              <w:rPr>
                <w:rFonts w:hint="eastAsia" w:ascii="仿宋" w:hAnsi="仿宋" w:eastAsia="仿宋" w:cs="仿宋"/>
                <w:i w:val="0"/>
                <w:color w:val="000000"/>
                <w:sz w:val="24"/>
                <w:szCs w:val="24"/>
                <w:u w:val="none"/>
              </w:rPr>
            </w:pPr>
          </w:p>
        </w:tc>
        <w:tc>
          <w:tcPr>
            <w:tcW w:w="110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E379813">
            <w:pPr>
              <w:spacing w:line="560" w:lineRule="exact"/>
              <w:jc w:val="center"/>
              <w:rPr>
                <w:rFonts w:hint="eastAsia" w:ascii="仿宋" w:hAnsi="仿宋" w:eastAsia="仿宋" w:cs="仿宋"/>
                <w:i w:val="0"/>
                <w:color w:val="000000"/>
                <w:sz w:val="24"/>
                <w:szCs w:val="24"/>
                <w:u w:val="none"/>
              </w:rPr>
            </w:pPr>
          </w:p>
        </w:tc>
      </w:tr>
      <w:tr w14:paraId="08382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0" w:hRule="atLeast"/>
        </w:trPr>
        <w:tc>
          <w:tcPr>
            <w:tcW w:w="45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FC44426">
            <w:pPr>
              <w:keepNext w:val="0"/>
              <w:keepLines w:val="0"/>
              <w:widowControl/>
              <w:suppressLineNumbers w:val="0"/>
              <w:spacing w:line="560" w:lineRule="exact"/>
              <w:jc w:val="center"/>
              <w:textAlignment w:val="center"/>
              <w:rPr>
                <w:rFonts w:hint="eastAsia" w:ascii="仿宋" w:hAnsi="仿宋" w:eastAsia="仿宋" w:cs="仿宋"/>
                <w:i w:val="0"/>
                <w:color w:val="000000"/>
                <w:sz w:val="24"/>
                <w:szCs w:val="24"/>
                <w:u w:val="none"/>
              </w:rPr>
            </w:pPr>
            <w:del w:id="28" w:author="石天贝" w:date="2025-07-07T10:56:52Z">
              <w:r>
                <w:rPr>
                  <w:rFonts w:hint="default" w:ascii="仿宋" w:hAnsi="仿宋" w:eastAsia="仿宋" w:cs="仿宋"/>
                  <w:i w:val="0"/>
                  <w:color w:val="000000"/>
                  <w:kern w:val="0"/>
                  <w:sz w:val="24"/>
                  <w:szCs w:val="24"/>
                  <w:u w:val="none"/>
                  <w:lang w:val="en-US" w:eastAsia="zh-CN" w:bidi="ar"/>
                </w:rPr>
                <w:delText>8</w:delText>
              </w:r>
            </w:del>
            <w:ins w:id="29" w:author="石天贝" w:date="2025-07-07T10:56:52Z">
              <w:r>
                <w:rPr>
                  <w:rFonts w:hint="eastAsia" w:ascii="仿宋" w:hAnsi="仿宋" w:eastAsia="仿宋" w:cs="仿宋"/>
                  <w:i w:val="0"/>
                  <w:color w:val="000000"/>
                  <w:kern w:val="0"/>
                  <w:sz w:val="24"/>
                  <w:szCs w:val="24"/>
                  <w:u w:val="none"/>
                  <w:lang w:val="en-US" w:eastAsia="zh-CN" w:bidi="ar"/>
                </w:rPr>
                <w:t>6</w:t>
              </w:r>
            </w:ins>
          </w:p>
        </w:tc>
        <w:tc>
          <w:tcPr>
            <w:tcW w:w="1959"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4147080">
            <w:pPr>
              <w:spacing w:line="400" w:lineRule="exact"/>
              <w:jc w:val="center"/>
              <w:rPr>
                <w:rFonts w:hint="eastAsia" w:ascii="仿宋" w:hAnsi="仿宋" w:eastAsia="仿宋" w:cs="仿宋"/>
                <w:i w:val="0"/>
                <w:color w:val="000000"/>
                <w:sz w:val="24"/>
                <w:szCs w:val="24"/>
                <w:u w:val="none"/>
              </w:rPr>
            </w:pPr>
          </w:p>
        </w:tc>
        <w:tc>
          <w:tcPr>
            <w:tcW w:w="312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598486E">
            <w:pPr>
              <w:spacing w:line="560" w:lineRule="exact"/>
              <w:jc w:val="center"/>
              <w:rPr>
                <w:rFonts w:hint="eastAsia" w:ascii="仿宋" w:hAnsi="仿宋" w:eastAsia="仿宋" w:cs="仿宋"/>
                <w:i w:val="0"/>
                <w:color w:val="000000"/>
                <w:sz w:val="24"/>
                <w:szCs w:val="24"/>
                <w:u w:val="none"/>
              </w:rPr>
            </w:pPr>
          </w:p>
        </w:tc>
        <w:tc>
          <w:tcPr>
            <w:tcW w:w="111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D077DAC">
            <w:pPr>
              <w:spacing w:line="560" w:lineRule="exact"/>
              <w:jc w:val="center"/>
              <w:rPr>
                <w:rFonts w:hint="eastAsia" w:ascii="仿宋" w:hAnsi="仿宋" w:eastAsia="仿宋" w:cs="仿宋"/>
                <w:i w:val="0"/>
                <w:color w:val="000000"/>
                <w:sz w:val="24"/>
                <w:szCs w:val="24"/>
                <w:u w:val="none"/>
              </w:rPr>
            </w:pPr>
          </w:p>
        </w:tc>
        <w:tc>
          <w:tcPr>
            <w:tcW w:w="110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9C73A24">
            <w:pPr>
              <w:spacing w:line="560" w:lineRule="exact"/>
              <w:jc w:val="center"/>
              <w:rPr>
                <w:rFonts w:hint="eastAsia" w:ascii="仿宋" w:hAnsi="仿宋" w:eastAsia="仿宋" w:cs="仿宋"/>
                <w:i w:val="0"/>
                <w:color w:val="000000"/>
                <w:sz w:val="24"/>
                <w:szCs w:val="24"/>
                <w:u w:val="none"/>
              </w:rPr>
            </w:pPr>
          </w:p>
        </w:tc>
        <w:tc>
          <w:tcPr>
            <w:tcW w:w="110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617D689">
            <w:pPr>
              <w:spacing w:line="560" w:lineRule="exact"/>
              <w:jc w:val="center"/>
              <w:rPr>
                <w:rFonts w:hint="eastAsia" w:ascii="仿宋" w:hAnsi="仿宋" w:eastAsia="仿宋" w:cs="仿宋"/>
                <w:i w:val="0"/>
                <w:color w:val="000000"/>
                <w:sz w:val="24"/>
                <w:szCs w:val="24"/>
                <w:u w:val="none"/>
              </w:rPr>
            </w:pPr>
          </w:p>
        </w:tc>
      </w:tr>
      <w:tr w14:paraId="35354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0" w:hRule="atLeast"/>
          <w:del w:id="30" w:author="石天贝" w:date="2025-07-07T10:56:24Z"/>
        </w:trPr>
        <w:tc>
          <w:tcPr>
            <w:tcW w:w="45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B5D2B63">
            <w:pPr>
              <w:keepNext w:val="0"/>
              <w:keepLines w:val="0"/>
              <w:widowControl/>
              <w:suppressLineNumbers w:val="0"/>
              <w:spacing w:line="560" w:lineRule="exact"/>
              <w:jc w:val="center"/>
              <w:textAlignment w:val="center"/>
              <w:rPr>
                <w:del w:id="31" w:author="石天贝" w:date="2025-07-07T10:56:24Z"/>
                <w:rFonts w:hint="eastAsia" w:ascii="仿宋" w:hAnsi="仿宋" w:eastAsia="仿宋" w:cs="仿宋"/>
                <w:i w:val="0"/>
                <w:color w:val="000000"/>
                <w:sz w:val="24"/>
                <w:szCs w:val="24"/>
                <w:u w:val="none"/>
              </w:rPr>
            </w:pPr>
            <w:del w:id="32" w:author="石天贝" w:date="2025-07-07T10:56:24Z">
              <w:r>
                <w:rPr>
                  <w:rFonts w:hint="eastAsia" w:ascii="仿宋" w:hAnsi="仿宋" w:eastAsia="仿宋" w:cs="仿宋"/>
                  <w:i w:val="0"/>
                  <w:color w:val="000000"/>
                  <w:kern w:val="0"/>
                  <w:sz w:val="24"/>
                  <w:szCs w:val="24"/>
                  <w:u w:val="none"/>
                  <w:lang w:val="en-US" w:eastAsia="zh-CN" w:bidi="ar"/>
                </w:rPr>
                <w:delText>9</w:delText>
              </w:r>
            </w:del>
          </w:p>
        </w:tc>
        <w:tc>
          <w:tcPr>
            <w:tcW w:w="1959"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CD6C881">
            <w:pPr>
              <w:spacing w:line="400" w:lineRule="exact"/>
              <w:jc w:val="center"/>
              <w:rPr>
                <w:del w:id="33" w:author="石天贝" w:date="2025-07-07T10:56:24Z"/>
                <w:rFonts w:hint="eastAsia" w:ascii="仿宋" w:hAnsi="仿宋" w:eastAsia="仿宋" w:cs="仿宋"/>
                <w:i w:val="0"/>
                <w:color w:val="000000"/>
                <w:sz w:val="24"/>
                <w:szCs w:val="24"/>
                <w:u w:val="none"/>
              </w:rPr>
            </w:pPr>
          </w:p>
        </w:tc>
        <w:tc>
          <w:tcPr>
            <w:tcW w:w="312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04D6E5F">
            <w:pPr>
              <w:spacing w:line="560" w:lineRule="exact"/>
              <w:jc w:val="center"/>
              <w:rPr>
                <w:del w:id="34" w:author="石天贝" w:date="2025-07-07T10:56:24Z"/>
                <w:rFonts w:hint="eastAsia" w:ascii="仿宋" w:hAnsi="仿宋" w:eastAsia="仿宋" w:cs="仿宋"/>
                <w:i w:val="0"/>
                <w:color w:val="000000"/>
                <w:sz w:val="24"/>
                <w:szCs w:val="24"/>
                <w:u w:val="none"/>
              </w:rPr>
            </w:pPr>
          </w:p>
        </w:tc>
        <w:tc>
          <w:tcPr>
            <w:tcW w:w="111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7A373C8">
            <w:pPr>
              <w:spacing w:line="560" w:lineRule="exact"/>
              <w:jc w:val="center"/>
              <w:rPr>
                <w:del w:id="35" w:author="石天贝" w:date="2025-07-07T10:56:24Z"/>
                <w:rFonts w:hint="eastAsia" w:ascii="仿宋" w:hAnsi="仿宋" w:eastAsia="仿宋" w:cs="仿宋"/>
                <w:i w:val="0"/>
                <w:color w:val="000000"/>
                <w:sz w:val="24"/>
                <w:szCs w:val="24"/>
                <w:u w:val="none"/>
              </w:rPr>
            </w:pPr>
          </w:p>
        </w:tc>
        <w:tc>
          <w:tcPr>
            <w:tcW w:w="110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453843A">
            <w:pPr>
              <w:spacing w:line="560" w:lineRule="exact"/>
              <w:jc w:val="center"/>
              <w:rPr>
                <w:del w:id="36" w:author="石天贝" w:date="2025-07-07T10:56:24Z"/>
                <w:rFonts w:hint="eastAsia" w:ascii="仿宋" w:hAnsi="仿宋" w:eastAsia="仿宋" w:cs="仿宋"/>
                <w:i w:val="0"/>
                <w:color w:val="000000"/>
                <w:sz w:val="24"/>
                <w:szCs w:val="24"/>
                <w:u w:val="none"/>
              </w:rPr>
            </w:pPr>
          </w:p>
        </w:tc>
        <w:tc>
          <w:tcPr>
            <w:tcW w:w="110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A3986C2">
            <w:pPr>
              <w:spacing w:line="560" w:lineRule="exact"/>
              <w:jc w:val="center"/>
              <w:rPr>
                <w:del w:id="37" w:author="石天贝" w:date="2025-07-07T10:56:24Z"/>
                <w:rFonts w:hint="eastAsia" w:ascii="仿宋" w:hAnsi="仿宋" w:eastAsia="仿宋" w:cs="仿宋"/>
                <w:i w:val="0"/>
                <w:color w:val="000000"/>
                <w:sz w:val="24"/>
                <w:szCs w:val="24"/>
                <w:u w:val="none"/>
              </w:rPr>
            </w:pPr>
          </w:p>
        </w:tc>
      </w:tr>
      <w:tr w14:paraId="48B3B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0" w:hRule="atLeast"/>
        </w:trPr>
        <w:tc>
          <w:tcPr>
            <w:tcW w:w="45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04F7161">
            <w:pPr>
              <w:keepNext w:val="0"/>
              <w:keepLines w:val="0"/>
              <w:widowControl/>
              <w:suppressLineNumbers w:val="0"/>
              <w:spacing w:line="560" w:lineRule="exact"/>
              <w:jc w:val="center"/>
              <w:textAlignment w:val="center"/>
              <w:rPr>
                <w:rFonts w:hint="eastAsia" w:ascii="仿宋" w:hAnsi="仿宋" w:eastAsia="仿宋" w:cs="仿宋"/>
                <w:i w:val="0"/>
                <w:color w:val="000000"/>
                <w:sz w:val="24"/>
                <w:szCs w:val="24"/>
                <w:u w:val="none"/>
              </w:rPr>
            </w:pPr>
            <w:del w:id="38" w:author="石天贝" w:date="2025-07-07T10:56:54Z">
              <w:r>
                <w:rPr>
                  <w:rFonts w:hint="default" w:ascii="仿宋" w:hAnsi="仿宋" w:eastAsia="仿宋" w:cs="仿宋"/>
                  <w:i w:val="0"/>
                  <w:color w:val="000000"/>
                  <w:kern w:val="0"/>
                  <w:sz w:val="24"/>
                  <w:szCs w:val="24"/>
                  <w:u w:val="none"/>
                  <w:lang w:val="en-US" w:eastAsia="zh-CN" w:bidi="ar"/>
                </w:rPr>
                <w:delText>10</w:delText>
              </w:r>
            </w:del>
            <w:ins w:id="39" w:author="石天贝" w:date="2025-07-07T10:56:54Z">
              <w:r>
                <w:rPr>
                  <w:rFonts w:hint="eastAsia" w:ascii="仿宋" w:hAnsi="仿宋" w:eastAsia="仿宋" w:cs="仿宋"/>
                  <w:i w:val="0"/>
                  <w:color w:val="000000"/>
                  <w:kern w:val="0"/>
                  <w:sz w:val="24"/>
                  <w:szCs w:val="24"/>
                  <w:u w:val="none"/>
                  <w:lang w:val="en-US" w:eastAsia="zh-CN" w:bidi="ar"/>
                </w:rPr>
                <w:t>7</w:t>
              </w:r>
            </w:ins>
          </w:p>
        </w:tc>
        <w:tc>
          <w:tcPr>
            <w:tcW w:w="1959" w:type="dxa"/>
            <w:vMerge w:val="restart"/>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C238E81">
            <w:pPr>
              <w:keepNext w:val="0"/>
              <w:keepLines w:val="0"/>
              <w:widowControl/>
              <w:suppressLineNumbers w:val="0"/>
              <w:spacing w:line="400" w:lineRule="exact"/>
              <w:jc w:val="center"/>
              <w:textAlignment w:val="center"/>
              <w:rPr>
                <w:rFonts w:hint="eastAsia" w:ascii="仿宋" w:hAnsi="仿宋" w:eastAsia="仿宋" w:cs="仿宋"/>
                <w:i w:val="0"/>
                <w:color w:val="000000"/>
                <w:sz w:val="24"/>
                <w:szCs w:val="24"/>
                <w:u w:val="none"/>
              </w:rPr>
            </w:pPr>
            <w:r>
              <w:rPr>
                <w:rFonts w:hint="eastAsia" w:ascii="仿宋_GB2312" w:hAnsi="仿宋_GB2312" w:eastAsia="仿宋_GB2312" w:cs="仿宋_GB2312"/>
                <w:i w:val="0"/>
                <w:color w:val="auto"/>
                <w:kern w:val="0"/>
                <w:sz w:val="24"/>
                <w:szCs w:val="24"/>
                <w:u w:val="none"/>
                <w:lang w:val="en-US" w:eastAsia="zh-CN" w:bidi="ar"/>
              </w:rPr>
              <w:t>本校特色专业</w:t>
            </w:r>
          </w:p>
        </w:tc>
        <w:tc>
          <w:tcPr>
            <w:tcW w:w="312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2216C66">
            <w:pPr>
              <w:spacing w:line="560" w:lineRule="exact"/>
              <w:jc w:val="center"/>
              <w:rPr>
                <w:rFonts w:hint="eastAsia" w:ascii="仿宋" w:hAnsi="仿宋" w:eastAsia="仿宋" w:cs="仿宋"/>
                <w:i w:val="0"/>
                <w:color w:val="000000"/>
                <w:sz w:val="24"/>
                <w:szCs w:val="24"/>
                <w:u w:val="none"/>
              </w:rPr>
            </w:pPr>
          </w:p>
        </w:tc>
        <w:tc>
          <w:tcPr>
            <w:tcW w:w="111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C3E0B7B">
            <w:pPr>
              <w:spacing w:line="560" w:lineRule="exact"/>
              <w:jc w:val="center"/>
              <w:rPr>
                <w:rFonts w:hint="eastAsia" w:ascii="仿宋" w:hAnsi="仿宋" w:eastAsia="仿宋" w:cs="仿宋"/>
                <w:i w:val="0"/>
                <w:color w:val="000000"/>
                <w:sz w:val="24"/>
                <w:szCs w:val="24"/>
                <w:u w:val="none"/>
              </w:rPr>
            </w:pPr>
          </w:p>
        </w:tc>
        <w:tc>
          <w:tcPr>
            <w:tcW w:w="110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4C9B17F">
            <w:pPr>
              <w:spacing w:line="560" w:lineRule="exact"/>
              <w:jc w:val="center"/>
              <w:rPr>
                <w:rFonts w:hint="eastAsia" w:ascii="仿宋" w:hAnsi="仿宋" w:eastAsia="仿宋" w:cs="仿宋"/>
                <w:i w:val="0"/>
                <w:color w:val="000000"/>
                <w:sz w:val="24"/>
                <w:szCs w:val="24"/>
                <w:u w:val="none"/>
              </w:rPr>
            </w:pPr>
          </w:p>
        </w:tc>
        <w:tc>
          <w:tcPr>
            <w:tcW w:w="110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10B3587">
            <w:pPr>
              <w:spacing w:line="560" w:lineRule="exact"/>
              <w:jc w:val="center"/>
              <w:rPr>
                <w:rFonts w:hint="eastAsia" w:ascii="仿宋" w:hAnsi="仿宋" w:eastAsia="仿宋" w:cs="仿宋"/>
                <w:i w:val="0"/>
                <w:color w:val="000000"/>
                <w:sz w:val="24"/>
                <w:szCs w:val="24"/>
                <w:u w:val="none"/>
              </w:rPr>
            </w:pPr>
          </w:p>
        </w:tc>
      </w:tr>
      <w:tr w14:paraId="45137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0" w:hRule="atLeast"/>
        </w:trPr>
        <w:tc>
          <w:tcPr>
            <w:tcW w:w="459"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BF69D54">
            <w:pPr>
              <w:keepNext w:val="0"/>
              <w:keepLines w:val="0"/>
              <w:widowControl/>
              <w:suppressLineNumbers w:val="0"/>
              <w:spacing w:line="560" w:lineRule="exact"/>
              <w:jc w:val="center"/>
              <w:textAlignment w:val="center"/>
              <w:rPr>
                <w:rFonts w:hint="eastAsia" w:ascii="仿宋" w:hAnsi="仿宋" w:eastAsia="仿宋" w:cs="仿宋"/>
                <w:i w:val="0"/>
                <w:color w:val="000000"/>
                <w:sz w:val="24"/>
                <w:szCs w:val="24"/>
                <w:u w:val="none"/>
              </w:rPr>
            </w:pPr>
            <w:del w:id="40" w:author="石天贝" w:date="2025-07-07T10:56:55Z">
              <w:r>
                <w:rPr>
                  <w:rFonts w:hint="default" w:ascii="仿宋" w:hAnsi="仿宋" w:eastAsia="仿宋" w:cs="仿宋"/>
                  <w:i w:val="0"/>
                  <w:color w:val="000000"/>
                  <w:kern w:val="0"/>
                  <w:sz w:val="24"/>
                  <w:szCs w:val="24"/>
                  <w:u w:val="none"/>
                  <w:lang w:val="en-US" w:eastAsia="zh-CN" w:bidi="ar"/>
                </w:rPr>
                <w:delText>11</w:delText>
              </w:r>
            </w:del>
            <w:ins w:id="41" w:author="石天贝" w:date="2025-07-07T10:56:55Z">
              <w:r>
                <w:rPr>
                  <w:rFonts w:hint="eastAsia" w:ascii="仿宋" w:hAnsi="仿宋" w:eastAsia="仿宋" w:cs="仿宋"/>
                  <w:i w:val="0"/>
                  <w:color w:val="000000"/>
                  <w:kern w:val="0"/>
                  <w:sz w:val="24"/>
                  <w:szCs w:val="24"/>
                  <w:u w:val="none"/>
                  <w:lang w:val="en-US" w:eastAsia="zh-CN" w:bidi="ar"/>
                </w:rPr>
                <w:t>8</w:t>
              </w:r>
            </w:ins>
          </w:p>
        </w:tc>
        <w:tc>
          <w:tcPr>
            <w:tcW w:w="1959" w:type="dxa"/>
            <w:vMerge w:val="continue"/>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1CEE08A">
            <w:pPr>
              <w:spacing w:line="560" w:lineRule="exact"/>
              <w:jc w:val="center"/>
              <w:rPr>
                <w:rFonts w:hint="eastAsia" w:ascii="仿宋" w:hAnsi="仿宋" w:eastAsia="仿宋" w:cs="仿宋"/>
                <w:i w:val="0"/>
                <w:color w:val="000000"/>
                <w:sz w:val="24"/>
                <w:szCs w:val="24"/>
                <w:u w:val="none"/>
              </w:rPr>
            </w:pPr>
          </w:p>
        </w:tc>
        <w:tc>
          <w:tcPr>
            <w:tcW w:w="312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06DE8A4">
            <w:pPr>
              <w:spacing w:line="560" w:lineRule="exact"/>
              <w:jc w:val="center"/>
              <w:rPr>
                <w:rFonts w:hint="eastAsia" w:ascii="仿宋" w:hAnsi="仿宋" w:eastAsia="仿宋" w:cs="仿宋"/>
                <w:i w:val="0"/>
                <w:color w:val="000000"/>
                <w:sz w:val="24"/>
                <w:szCs w:val="24"/>
                <w:u w:val="none"/>
              </w:rPr>
            </w:pPr>
          </w:p>
        </w:tc>
        <w:tc>
          <w:tcPr>
            <w:tcW w:w="111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603A344">
            <w:pPr>
              <w:spacing w:line="560" w:lineRule="exact"/>
              <w:jc w:val="center"/>
              <w:rPr>
                <w:rFonts w:hint="eastAsia" w:ascii="仿宋" w:hAnsi="仿宋" w:eastAsia="仿宋" w:cs="仿宋"/>
                <w:i w:val="0"/>
                <w:color w:val="000000"/>
                <w:sz w:val="24"/>
                <w:szCs w:val="24"/>
                <w:u w:val="none"/>
              </w:rPr>
            </w:pPr>
          </w:p>
        </w:tc>
        <w:tc>
          <w:tcPr>
            <w:tcW w:w="110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4317473">
            <w:pPr>
              <w:spacing w:line="560" w:lineRule="exact"/>
              <w:jc w:val="center"/>
              <w:rPr>
                <w:rFonts w:hint="eastAsia" w:ascii="仿宋" w:hAnsi="仿宋" w:eastAsia="仿宋" w:cs="仿宋"/>
                <w:i w:val="0"/>
                <w:color w:val="000000"/>
                <w:sz w:val="24"/>
                <w:szCs w:val="24"/>
                <w:u w:val="none"/>
              </w:rPr>
            </w:pPr>
          </w:p>
        </w:tc>
        <w:tc>
          <w:tcPr>
            <w:tcW w:w="1100"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ABF2D6F">
            <w:pPr>
              <w:spacing w:line="560" w:lineRule="exact"/>
              <w:jc w:val="center"/>
              <w:rPr>
                <w:rFonts w:hint="eastAsia" w:ascii="仿宋" w:hAnsi="仿宋" w:eastAsia="仿宋" w:cs="仿宋"/>
                <w:i w:val="0"/>
                <w:color w:val="000000"/>
                <w:sz w:val="24"/>
                <w:szCs w:val="24"/>
                <w:u w:val="none"/>
              </w:rPr>
            </w:pPr>
          </w:p>
        </w:tc>
      </w:tr>
    </w:tbl>
    <w:p w14:paraId="4756AE01">
      <w:pPr>
        <w:spacing w:line="560" w:lineRule="exact"/>
        <w:rPr>
          <w:rFonts w:hint="eastAsia" w:eastAsia="宋体"/>
          <w:lang w:eastAsia="zh-CN"/>
        </w:rPr>
      </w:pPr>
    </w:p>
    <w:p w14:paraId="1CAB709D">
      <w:pPr>
        <w:spacing w:line="400" w:lineRule="exact"/>
        <w:ind w:left="960" w:hanging="960" w:hangingChars="400"/>
        <w:rPr>
          <w:ins w:id="42" w:author="石天贝" w:date="2025-07-08T15:19:18Z"/>
          <w:rFonts w:hint="eastAsia" w:ascii="仿宋" w:hAnsi="仿宋" w:eastAsia="仿宋" w:cs="仿宋"/>
          <w:i w:val="0"/>
          <w:color w:val="000000"/>
          <w:kern w:val="0"/>
          <w:sz w:val="24"/>
          <w:szCs w:val="24"/>
          <w:u w:val="none"/>
          <w:lang w:val="en-US" w:eastAsia="zh-CN" w:bidi="ar"/>
        </w:rPr>
      </w:pPr>
      <w:r>
        <w:rPr>
          <w:rFonts w:hint="eastAsia" w:ascii="仿宋" w:hAnsi="仿宋" w:eastAsia="仿宋" w:cs="仿宋"/>
          <w:i w:val="0"/>
          <w:color w:val="000000"/>
          <w:kern w:val="0"/>
          <w:sz w:val="24"/>
          <w:szCs w:val="24"/>
          <w:u w:val="none"/>
          <w:lang w:val="en-US" w:eastAsia="zh-CN" w:bidi="ar"/>
        </w:rPr>
        <w:t>说明：1.</w:t>
      </w:r>
      <w:r>
        <w:rPr>
          <w:rFonts w:hint="eastAsia" w:ascii="仿宋_GB2312" w:hAnsi="仿宋_GB2312" w:eastAsia="仿宋_GB2312" w:cs="仿宋_GB2312"/>
          <w:i w:val="0"/>
          <w:color w:val="auto"/>
          <w:kern w:val="0"/>
          <w:sz w:val="24"/>
          <w:szCs w:val="24"/>
          <w:u w:val="none"/>
          <w:lang w:val="en-US" w:eastAsia="zh-CN" w:bidi="ar"/>
        </w:rPr>
        <w:t>服务于本地区战略性发展的专业</w:t>
      </w:r>
      <w:r>
        <w:rPr>
          <w:rFonts w:hint="eastAsia" w:ascii="仿宋" w:hAnsi="仿宋" w:eastAsia="仿宋" w:cs="仿宋"/>
          <w:i w:val="0"/>
          <w:color w:val="000000"/>
          <w:kern w:val="0"/>
          <w:sz w:val="24"/>
          <w:szCs w:val="24"/>
          <w:u w:val="none"/>
          <w:lang w:val="en-US" w:eastAsia="zh-CN" w:bidi="ar"/>
        </w:rPr>
        <w:t>和</w:t>
      </w:r>
      <w:r>
        <w:rPr>
          <w:rFonts w:hint="eastAsia" w:ascii="仿宋_GB2312" w:hAnsi="仿宋_GB2312" w:eastAsia="仿宋_GB2312" w:cs="仿宋_GB2312"/>
          <w:i w:val="0"/>
          <w:color w:val="auto"/>
          <w:kern w:val="0"/>
          <w:sz w:val="24"/>
          <w:szCs w:val="24"/>
          <w:u w:val="none"/>
          <w:lang w:val="en-US" w:eastAsia="zh-CN" w:bidi="ar"/>
        </w:rPr>
        <w:t>服务于新兴产业的专业</w:t>
      </w:r>
      <w:r>
        <w:rPr>
          <w:rFonts w:hint="eastAsia" w:ascii="仿宋" w:hAnsi="仿宋" w:eastAsia="仿宋" w:cs="仿宋"/>
          <w:i w:val="0"/>
          <w:color w:val="000000"/>
          <w:kern w:val="0"/>
          <w:sz w:val="24"/>
          <w:szCs w:val="24"/>
          <w:u w:val="none"/>
          <w:lang w:val="en-US" w:eastAsia="zh-CN" w:bidi="ar"/>
        </w:rPr>
        <w:t>可参照《广东省人民政府关于培育发展战略性支柱产业集群和战略性新兴产业集群的意见》选取；</w:t>
      </w:r>
    </w:p>
    <w:p w14:paraId="427D4607">
      <w:pPr>
        <w:numPr>
          <w:ilvl w:val="0"/>
          <w:numId w:val="0"/>
        </w:numPr>
        <w:spacing w:line="400" w:lineRule="exact"/>
        <w:ind w:left="0" w:firstLine="720" w:firstLineChars="300"/>
        <w:rPr>
          <w:ins w:id="43" w:author="石天贝" w:date="2025-07-08T15:19:20Z"/>
          <w:rFonts w:hint="eastAsia" w:ascii="仿宋" w:hAnsi="仿宋" w:eastAsia="仿宋" w:cs="仿宋"/>
          <w:i w:val="0"/>
          <w:color w:val="000000"/>
          <w:kern w:val="0"/>
          <w:sz w:val="24"/>
          <w:szCs w:val="24"/>
          <w:u w:val="none"/>
          <w:lang w:val="en-US" w:eastAsia="zh-CN" w:bidi="ar"/>
        </w:rPr>
      </w:pPr>
      <w:ins w:id="44" w:author="石天贝" w:date="2025-07-08T15:19:29Z">
        <w:r>
          <w:rPr>
            <w:rFonts w:hint="eastAsia" w:ascii="仿宋" w:hAnsi="仿宋" w:eastAsia="仿宋" w:cs="仿宋"/>
            <w:i w:val="0"/>
            <w:color w:val="000000"/>
            <w:kern w:val="0"/>
            <w:sz w:val="24"/>
            <w:szCs w:val="24"/>
            <w:lang w:val="en-US" w:eastAsia="zh-CN" w:bidi="ar"/>
          </w:rPr>
          <w:t>2</w:t>
        </w:r>
      </w:ins>
      <w:ins w:id="45" w:author="石天贝" w:date="2025-07-08T15:19:23Z">
        <w:r>
          <w:rPr>
            <w:rFonts w:hint="eastAsia" w:ascii="仿宋" w:hAnsi="仿宋" w:eastAsia="仿宋" w:cs="仿宋"/>
            <w:i w:val="0"/>
            <w:color w:val="000000"/>
            <w:kern w:val="0"/>
            <w:sz w:val="24"/>
            <w:szCs w:val="24"/>
            <w:lang w:val="en-US" w:eastAsia="zh-CN" w:bidi="ar"/>
          </w:rPr>
          <w:t>.</w:t>
        </w:r>
      </w:ins>
      <w:r>
        <w:rPr>
          <w:rFonts w:hint="eastAsia" w:ascii="仿宋_GB2312" w:hAnsi="仿宋_GB2312" w:eastAsia="仿宋_GB2312" w:cs="仿宋_GB2312"/>
          <w:i w:val="0"/>
          <w:color w:val="auto"/>
          <w:spacing w:val="-6"/>
          <w:kern w:val="0"/>
          <w:sz w:val="24"/>
          <w:szCs w:val="24"/>
          <w:u w:val="none"/>
          <w:lang w:val="en-US" w:eastAsia="zh-CN" w:bidi="ar"/>
        </w:rPr>
        <w:t>服务于急需紧缺职业（工种）目录中的专业</w:t>
      </w:r>
      <w:r>
        <w:rPr>
          <w:rFonts w:hint="eastAsia" w:ascii="仿宋" w:hAnsi="仿宋" w:eastAsia="仿宋" w:cs="仿宋"/>
          <w:i w:val="0"/>
          <w:color w:val="000000"/>
          <w:spacing w:val="-6"/>
          <w:kern w:val="0"/>
          <w:sz w:val="24"/>
          <w:szCs w:val="24"/>
          <w:u w:val="none"/>
          <w:lang w:val="en-US" w:eastAsia="zh-CN" w:bidi="ar"/>
        </w:rPr>
        <w:t>由院校根据地区发展情况确定；</w:t>
      </w:r>
    </w:p>
    <w:p w14:paraId="0A2A417F">
      <w:pPr>
        <w:numPr>
          <w:ilvl w:val="0"/>
          <w:numId w:val="0"/>
        </w:numPr>
        <w:spacing w:line="400" w:lineRule="exact"/>
        <w:ind w:left="0" w:firstLine="720" w:firstLineChars="300"/>
        <w:rPr>
          <w:rFonts w:hint="default"/>
          <w:spacing w:val="-11"/>
          <w:shd w:val="clear" w:color="auto" w:fill="auto"/>
          <w:lang w:val="en-US"/>
        </w:rPr>
      </w:pPr>
      <w:r>
        <w:rPr>
          <w:rFonts w:hint="eastAsia" w:ascii="仿宋" w:hAnsi="仿宋" w:eastAsia="仿宋" w:cs="仿宋"/>
          <w:i w:val="0"/>
          <w:color w:val="000000"/>
          <w:kern w:val="0"/>
          <w:sz w:val="24"/>
          <w:szCs w:val="24"/>
          <w:u w:val="none"/>
          <w:lang w:val="en-US" w:eastAsia="zh-CN" w:bidi="ar"/>
        </w:rPr>
        <w:t>3.</w:t>
      </w:r>
      <w:r>
        <w:rPr>
          <w:rFonts w:hint="eastAsia" w:ascii="仿宋" w:hAnsi="仿宋" w:eastAsia="仿宋" w:cs="仿宋"/>
          <w:i w:val="0"/>
          <w:color w:val="000000"/>
          <w:spacing w:val="-11"/>
          <w:kern w:val="0"/>
          <w:sz w:val="24"/>
          <w:szCs w:val="24"/>
          <w:u w:val="none"/>
          <w:shd w:val="clear" w:color="auto" w:fill="auto"/>
          <w:lang w:val="en-US" w:eastAsia="zh-CN" w:bidi="ar"/>
        </w:rPr>
        <w:t>如某个抽样专业符合上述多个抽样要求，可按多个抽样专业计数，可重复填写。</w:t>
      </w:r>
    </w:p>
    <w:p w14:paraId="5825EC8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石天贝">
    <w15:presenceInfo w15:providerId="WPS Office" w15:userId="26265388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revisionView w:markup="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CF5299"/>
    <w:rsid w:val="648745CE"/>
    <w:rsid w:val="65CF5299"/>
    <w:rsid w:val="662C21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236</Words>
  <Characters>251</Characters>
  <Lines>0</Lines>
  <Paragraphs>0</Paragraphs>
  <TotalTime>0</TotalTime>
  <ScaleCrop>false</ScaleCrop>
  <LinksUpToDate>false</LinksUpToDate>
  <CharactersWithSpaces>251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2025-07-11T01:38:00Z</dcterms:created>
  <dc:creator>石天贝</dc:creator>
  <cp:lastModifiedBy>石天贝</cp:lastModifiedBy>
  <cp:lastPrinted>2025-07-11T01:55:00Z</cp:lastPrinted>
  <dcterms:modified xsi:type="dcterms:W3CDTF">2025-07-14T06:45:12Z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9FAF073588EB4825B6917810F1FB84E6_11</vt:lpwstr>
  </property>
  <property fmtid="{D5CDD505-2E9C-101B-9397-08002B2CF9AE}" pid="4" name="KSOTemplateDocerSaveRecord">
    <vt:lpwstr>eyJoZGlkIjoiMjQ5OWZhYjQzMTY0YWJiYjllZWM3ODcwMzQwM2E3NDUiLCJ1c2VySWQiOiIyODAxODY0OTUifQ==</vt:lpwstr>
  </property>
</Properties>
</file>